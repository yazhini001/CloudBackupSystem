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BA221" w14:textId="0DAD7056" w:rsidR="00E31ACB" w:rsidRDefault="00875637" w:rsidP="00875637">
      <w:pPr>
        <w:rPr>
          <w:b/>
          <w:bCs/>
          <w:sz w:val="28"/>
          <w:szCs w:val="28"/>
        </w:rPr>
      </w:pPr>
      <w:r w:rsidRPr="00875637">
        <w:rPr>
          <w:b/>
          <w:bCs/>
          <w:sz w:val="28"/>
          <w:szCs w:val="28"/>
        </w:rPr>
        <w:t>YAZHINI M</w:t>
      </w:r>
    </w:p>
    <w:p w14:paraId="5ED309CE" w14:textId="3CB64808" w:rsidR="008C762D" w:rsidRDefault="00875637" w:rsidP="00875637">
      <w:pPr>
        <w:rPr>
          <w:rFonts w:cs="Times New Roman"/>
          <w:sz w:val="20"/>
          <w:szCs w:val="20"/>
        </w:rPr>
      </w:pPr>
      <w:r w:rsidRPr="004E669A">
        <w:rPr>
          <w:rFonts w:ascii="Segoe UI Emoji" w:hAnsi="Segoe UI Emoji" w:cs="Segoe UI Emoji"/>
          <w:sz w:val="20"/>
          <w:szCs w:val="20"/>
        </w:rPr>
        <w:t>📍</w:t>
      </w:r>
      <w:r w:rsidRPr="004E669A">
        <w:rPr>
          <w:rFonts w:cs="Times New Roman"/>
          <w:sz w:val="20"/>
          <w:szCs w:val="20"/>
        </w:rPr>
        <w:t xml:space="preserve"> Salem, Tamil Nadu </w:t>
      </w:r>
      <w:r w:rsidR="00661AAC">
        <w:rPr>
          <w:rFonts w:cs="Times New Roman"/>
          <w:sz w:val="20"/>
          <w:szCs w:val="20"/>
        </w:rPr>
        <w:t>|</w:t>
      </w:r>
      <w:r w:rsidRPr="00875637">
        <w:rPr>
          <w:rFonts w:ascii="Segoe UI Emoji" w:hAnsi="Segoe UI Emoji" w:cs="Segoe UI Emoji"/>
          <w:sz w:val="20"/>
          <w:szCs w:val="20"/>
        </w:rPr>
        <w:t>📞</w:t>
      </w:r>
      <w:r w:rsidRPr="00875637">
        <w:rPr>
          <w:rFonts w:cs="Times New Roman"/>
          <w:sz w:val="20"/>
          <w:szCs w:val="20"/>
        </w:rPr>
        <w:t xml:space="preserve"> +91-</w:t>
      </w:r>
      <w:r w:rsidRPr="004E669A">
        <w:rPr>
          <w:rFonts w:cs="Times New Roman"/>
          <w:sz w:val="20"/>
          <w:szCs w:val="20"/>
        </w:rPr>
        <w:t>8667658152</w:t>
      </w:r>
      <w:r w:rsidR="00661AAC">
        <w:rPr>
          <w:rFonts w:cs="Times New Roman"/>
          <w:sz w:val="20"/>
          <w:szCs w:val="20"/>
        </w:rPr>
        <w:t>|</w:t>
      </w:r>
      <w:ins w:id="0" w:author="Microsoft Word" w:date="2026-01-10T07:47:00Z" w16du:dateUtc="2026-01-10T02:17:00Z">
        <w:r w:rsidRPr="00875637">
          <w:rPr>
            <w:rFonts w:cs="Times New Roman"/>
            <w:sz w:val="20"/>
            <w:szCs w:val="20"/>
          </w:rPr>
          <w:t xml:space="preserve"> </w:t>
        </w:r>
        <w:r w:rsidRPr="00875637">
          <w:rPr>
            <w:rFonts w:ascii="Segoe UI Emoji" w:hAnsi="Segoe UI Emoji" w:cs="Segoe UI Emoji"/>
            <w:sz w:val="20"/>
            <w:szCs w:val="20"/>
          </w:rPr>
          <w:t>📧</w:t>
        </w:r>
        <w:r w:rsidR="00EB39ED" w:rsidRPr="004E669A">
          <w:rPr>
            <w:rFonts w:cs="Times New Roman"/>
            <w:sz w:val="20"/>
            <w:szCs w:val="20"/>
          </w:rPr>
          <w:t xml:space="preserve"> </w:t>
        </w:r>
        <w:r w:rsidR="00EB39ED" w:rsidRPr="004E669A">
          <w:rPr>
            <w:rFonts w:cs="Times New Roman"/>
            <w:sz w:val="20"/>
            <w:szCs w:val="20"/>
          </w:rPr>
          <w:fldChar w:fldCharType="begin"/>
        </w:r>
        <w:r w:rsidR="00EB39ED" w:rsidRPr="004E669A">
          <w:rPr>
            <w:rFonts w:cs="Times New Roman"/>
            <w:sz w:val="20"/>
            <w:szCs w:val="20"/>
          </w:rPr>
          <w:instrText>HYPERLINK "mailto:yazhiniyazh2006@gmail.com"</w:instrText>
        </w:r>
        <w:r w:rsidR="00EB39ED" w:rsidRPr="004E669A">
          <w:rPr>
            <w:rFonts w:cs="Times New Roman"/>
            <w:sz w:val="20"/>
            <w:szCs w:val="20"/>
          </w:rPr>
        </w:r>
        <w:r w:rsidR="00EB39ED" w:rsidRPr="004E669A">
          <w:rPr>
            <w:rFonts w:cs="Times New Roman"/>
            <w:sz w:val="20"/>
            <w:szCs w:val="20"/>
          </w:rPr>
          <w:fldChar w:fldCharType="separate"/>
        </w:r>
        <w:r w:rsidR="00EB39ED" w:rsidRPr="004E669A">
          <w:rPr>
            <w:rStyle w:val="Hyperlink"/>
            <w:rFonts w:cs="Times New Roman"/>
            <w:sz w:val="20"/>
            <w:szCs w:val="20"/>
          </w:rPr>
          <w:t>yazhiniyazh2006@gmail.com</w:t>
        </w:r>
        <w:r w:rsidR="00EB39ED" w:rsidRPr="004E669A">
          <w:rPr>
            <w:rFonts w:cs="Times New Roman"/>
            <w:sz w:val="20"/>
            <w:szCs w:val="20"/>
          </w:rPr>
          <w:fldChar w:fldCharType="end"/>
        </w:r>
      </w:ins>
      <w:r w:rsidR="00EB1AC4">
        <w:rPr>
          <w:rFonts w:cs="Times New Roman"/>
          <w:sz w:val="20"/>
          <w:szCs w:val="20"/>
        </w:rPr>
        <w:t xml:space="preserve"> |</w:t>
      </w:r>
      <w:r w:rsidR="00256BA1" w:rsidRPr="00256BA1">
        <w:rPr>
          <w:rFonts w:ascii="Segoe UI Emoji" w:hAnsi="Segoe UI Emoji" w:cs="Segoe UI Emoji"/>
          <w:sz w:val="20"/>
          <w:szCs w:val="20"/>
        </w:rPr>
        <w:t>🔗</w:t>
      </w:r>
      <w:hyperlink r:id="rId5" w:history="1">
        <w:r w:rsidR="00256BA1" w:rsidRPr="008A7D66">
          <w:rPr>
            <w:rStyle w:val="Hyperlink"/>
            <w:rFonts w:cs="Times New Roman"/>
            <w:b/>
            <w:bCs/>
            <w:sz w:val="20"/>
            <w:szCs w:val="20"/>
          </w:rPr>
          <w:t>www.linkedin.com/in/yazhini15</w:t>
        </w:r>
      </w:hyperlink>
      <w:r w:rsidR="00000000">
        <w:pict w14:anchorId="5E655E1A">
          <v:rect id="_x0000_i1025" style="width:0;height:1.5pt" o:hralign="center" o:hrstd="t" o:hr="t" fillcolor="#a0a0a0" stroked="f"/>
        </w:pict>
      </w:r>
      <w:r w:rsidRPr="00875637">
        <w:rPr>
          <w:b/>
          <w:bCs/>
        </w:rPr>
        <w:t>OBJECTIVE</w:t>
      </w:r>
    </w:p>
    <w:p w14:paraId="7896E1E3" w14:textId="4CA03F84" w:rsidR="00875637" w:rsidRPr="00875637" w:rsidRDefault="00275E47" w:rsidP="00875637">
      <w:pPr>
        <w:rPr>
          <w:rFonts w:cs="Times New Roman"/>
          <w:sz w:val="22"/>
          <w:szCs w:val="22"/>
        </w:rPr>
      </w:pPr>
      <w:r w:rsidRPr="008C762D">
        <w:rPr>
          <w:sz w:val="22"/>
          <w:szCs w:val="22"/>
        </w:rPr>
        <w:t>I am currently pursuing my bachelor of science degree in computer science</w:t>
      </w:r>
      <w:r w:rsidR="00F04176" w:rsidRPr="008C762D">
        <w:rPr>
          <w:sz w:val="22"/>
          <w:szCs w:val="22"/>
        </w:rPr>
        <w:t xml:space="preserve"> with a strong interest in technology and problem-solving</w:t>
      </w:r>
      <w:r w:rsidR="00B86800" w:rsidRPr="008C762D">
        <w:rPr>
          <w:sz w:val="22"/>
          <w:szCs w:val="22"/>
        </w:rPr>
        <w:t>.</w:t>
      </w:r>
      <w:r w:rsidR="00C40332" w:rsidRPr="008C762D">
        <w:rPr>
          <w:sz w:val="22"/>
          <w:szCs w:val="22"/>
        </w:rPr>
        <w:t xml:space="preserve"> </w:t>
      </w:r>
      <w:r w:rsidR="00B86800" w:rsidRPr="008C762D">
        <w:rPr>
          <w:sz w:val="22"/>
          <w:szCs w:val="22"/>
        </w:rPr>
        <w:t>Completed</w:t>
      </w:r>
      <w:r w:rsidR="00C40332" w:rsidRPr="008C762D">
        <w:rPr>
          <w:sz w:val="22"/>
          <w:szCs w:val="22"/>
        </w:rPr>
        <w:t xml:space="preserve"> an Advanced excel course and</w:t>
      </w:r>
      <w:r w:rsidR="00377844" w:rsidRPr="008C762D">
        <w:rPr>
          <w:sz w:val="22"/>
          <w:szCs w:val="22"/>
        </w:rPr>
        <w:t xml:space="preserve"> currently enhancing the techni</w:t>
      </w:r>
      <w:r w:rsidR="00430716" w:rsidRPr="008C762D">
        <w:rPr>
          <w:sz w:val="22"/>
          <w:szCs w:val="22"/>
        </w:rPr>
        <w:t>cal skills via online resources</w:t>
      </w:r>
      <w:r w:rsidR="0020073C" w:rsidRPr="008C762D">
        <w:rPr>
          <w:sz w:val="22"/>
          <w:szCs w:val="22"/>
        </w:rPr>
        <w:t>.</w:t>
      </w:r>
      <w:r w:rsidR="008C762D" w:rsidRPr="008C762D">
        <w:rPr>
          <w:sz w:val="22"/>
          <w:szCs w:val="22"/>
        </w:rPr>
        <w:t xml:space="preserve"> </w:t>
      </w:r>
      <w:r w:rsidR="0020073C" w:rsidRPr="008C762D">
        <w:rPr>
          <w:sz w:val="22"/>
          <w:szCs w:val="22"/>
        </w:rPr>
        <w:t>passionate about continuous learning and buil</w:t>
      </w:r>
      <w:r w:rsidR="008C762D" w:rsidRPr="008C762D">
        <w:rPr>
          <w:sz w:val="22"/>
          <w:szCs w:val="22"/>
        </w:rPr>
        <w:t>ding a career in tech field.</w:t>
      </w:r>
      <w:r w:rsidR="00000000">
        <w:pict w14:anchorId="67E147FC">
          <v:rect id="_x0000_i1026" style="width:0;height:1.5pt" o:hralign="center" o:hrstd="t" o:hr="t" fillcolor="#a0a0a0" stroked="f"/>
        </w:pict>
      </w:r>
    </w:p>
    <w:p w14:paraId="3FB1E3CC" w14:textId="77777777" w:rsidR="00484755" w:rsidRDefault="00484755" w:rsidP="003908EF">
      <w:pPr>
        <w:rPr>
          <w:b/>
          <w:bCs/>
        </w:rPr>
      </w:pPr>
      <w:r>
        <w:rPr>
          <w:b/>
          <w:bCs/>
        </w:rPr>
        <w:t>SKILLS</w:t>
      </w:r>
    </w:p>
    <w:p w14:paraId="2A30A4AF" w14:textId="67952D13" w:rsidR="00B3505A" w:rsidRDefault="003908EF" w:rsidP="00661AAC">
      <w:r w:rsidRPr="00EA2E3D">
        <w:rPr>
          <w:b/>
          <w:bCs/>
          <w:sz w:val="22"/>
          <w:szCs w:val="22"/>
        </w:rPr>
        <w:t>TECH</w:t>
      </w:r>
      <w:r w:rsidR="00F75527" w:rsidRPr="00EA2E3D">
        <w:rPr>
          <w:b/>
          <w:bCs/>
          <w:sz w:val="22"/>
          <w:szCs w:val="22"/>
        </w:rPr>
        <w:t>NI</w:t>
      </w:r>
      <w:r w:rsidRPr="00EA2E3D">
        <w:rPr>
          <w:b/>
          <w:bCs/>
          <w:sz w:val="22"/>
          <w:szCs w:val="22"/>
        </w:rPr>
        <w:t>CAL</w:t>
      </w:r>
      <w:r w:rsidR="00F75527" w:rsidRPr="00EA2E3D">
        <w:rPr>
          <w:b/>
          <w:bCs/>
          <w:sz w:val="22"/>
          <w:szCs w:val="22"/>
        </w:rPr>
        <w:t>:</w:t>
      </w:r>
      <w:r w:rsidR="00F75527">
        <w:t xml:space="preserve"> </w:t>
      </w:r>
      <w:r w:rsidR="00F75527" w:rsidRPr="00EA2E3D">
        <w:rPr>
          <w:sz w:val="22"/>
          <w:szCs w:val="22"/>
        </w:rPr>
        <w:t>C programming, Python(beginner</w:t>
      </w:r>
      <w:r w:rsidR="00B04057">
        <w:rPr>
          <w:sz w:val="22"/>
          <w:szCs w:val="22"/>
        </w:rPr>
        <w:t>),</w:t>
      </w:r>
      <w:r w:rsidR="001E4BEE">
        <w:rPr>
          <w:sz w:val="22"/>
          <w:szCs w:val="22"/>
        </w:rPr>
        <w:t xml:space="preserve"> </w:t>
      </w:r>
      <w:r w:rsidR="00B04057">
        <w:rPr>
          <w:sz w:val="22"/>
          <w:szCs w:val="22"/>
        </w:rPr>
        <w:t>HTML&amp;CSS</w:t>
      </w:r>
      <w:r w:rsidR="00EA4C46">
        <w:rPr>
          <w:sz w:val="22"/>
          <w:szCs w:val="22"/>
        </w:rPr>
        <w:t>.</w:t>
      </w:r>
    </w:p>
    <w:p w14:paraId="790A2AA0" w14:textId="401B1D98" w:rsidR="00661AAC" w:rsidRPr="00EA4C46" w:rsidRDefault="00810F63" w:rsidP="00875637">
      <w:r>
        <w:rPr>
          <w:b/>
          <w:bCs/>
          <w:sz w:val="22"/>
          <w:szCs w:val="22"/>
        </w:rPr>
        <w:t>SOFT SKILLS</w:t>
      </w:r>
      <w:r w:rsidR="00F75527" w:rsidRPr="00EA2E3D">
        <w:rPr>
          <w:b/>
          <w:bCs/>
          <w:sz w:val="22"/>
          <w:szCs w:val="22"/>
        </w:rPr>
        <w:t>:</w:t>
      </w:r>
      <w:r w:rsidR="00F75527">
        <w:t xml:space="preserve"> </w:t>
      </w:r>
      <w:r w:rsidR="00F75527" w:rsidRPr="00EA2E3D">
        <w:rPr>
          <w:sz w:val="22"/>
          <w:szCs w:val="22"/>
        </w:rPr>
        <w:t>Problem–solving,</w:t>
      </w:r>
      <w:r w:rsidR="00C47AC3" w:rsidRPr="00C47AC3">
        <w:t xml:space="preserve"> </w:t>
      </w:r>
      <w:r w:rsidR="00C47AC3" w:rsidRPr="00C47AC3">
        <w:rPr>
          <w:sz w:val="22"/>
          <w:szCs w:val="22"/>
        </w:rPr>
        <w:t>Critical Thinking</w:t>
      </w:r>
      <w:r w:rsidR="00C47AC3">
        <w:rPr>
          <w:sz w:val="22"/>
          <w:szCs w:val="22"/>
        </w:rPr>
        <w:t>,</w:t>
      </w:r>
      <w:r w:rsidR="00A57FA9" w:rsidRPr="00A57FA9">
        <w:t xml:space="preserve"> </w:t>
      </w:r>
      <w:r w:rsidR="00A57FA9" w:rsidRPr="00A57FA9">
        <w:rPr>
          <w:sz w:val="22"/>
          <w:szCs w:val="22"/>
        </w:rPr>
        <w:t>Multitasking</w:t>
      </w:r>
      <w:r w:rsidR="00A57FA9">
        <w:rPr>
          <w:sz w:val="22"/>
          <w:szCs w:val="22"/>
        </w:rPr>
        <w:t>,</w:t>
      </w:r>
      <w:r w:rsidR="00F75527" w:rsidRPr="00EA2E3D">
        <w:rPr>
          <w:sz w:val="22"/>
          <w:szCs w:val="22"/>
        </w:rPr>
        <w:t xml:space="preserve"> </w:t>
      </w:r>
      <w:r w:rsidR="00EA2E3D" w:rsidRPr="00EA2E3D">
        <w:rPr>
          <w:sz w:val="22"/>
          <w:szCs w:val="22"/>
        </w:rPr>
        <w:t>Team player, Quick learner, Time managemen</w:t>
      </w:r>
      <w:r w:rsidR="00EA4C46">
        <w:rPr>
          <w:sz w:val="22"/>
          <w:szCs w:val="22"/>
        </w:rPr>
        <w:t>t.</w:t>
      </w:r>
      <w:r w:rsidR="00000000">
        <w:pict w14:anchorId="6A333619">
          <v:rect id="_x0000_i1027" style="width:0;height:1.5pt" o:hralign="center" o:hrstd="t" o:hr="t" fillcolor="#a0a0a0" stroked="f"/>
        </w:pict>
      </w:r>
      <w:r w:rsidR="00661AAC">
        <w:rPr>
          <w:b/>
          <w:bCs/>
        </w:rPr>
        <w:t>EDUCATION</w:t>
      </w:r>
    </w:p>
    <w:p w14:paraId="3CE928F8" w14:textId="453B4566" w:rsidR="005A429A" w:rsidRDefault="00875637" w:rsidP="00875637">
      <w:pPr>
        <w:rPr>
          <w:sz w:val="22"/>
          <w:szCs w:val="22"/>
        </w:rPr>
      </w:pPr>
      <w:r w:rsidRPr="00875637">
        <w:rPr>
          <w:b/>
          <w:bCs/>
        </w:rPr>
        <w:t>B.Sc. Computer Science</w:t>
      </w:r>
      <w:r w:rsidRPr="00875637">
        <w:t xml:space="preserve"> </w:t>
      </w:r>
      <w:r w:rsidRPr="00875637">
        <w:rPr>
          <w:sz w:val="22"/>
          <w:szCs w:val="22"/>
        </w:rPr>
        <w:t xml:space="preserve">– </w:t>
      </w:r>
      <w:r w:rsidRPr="004E669A">
        <w:rPr>
          <w:sz w:val="22"/>
          <w:szCs w:val="22"/>
        </w:rPr>
        <w:t xml:space="preserve">SRM Trichy Arts </w:t>
      </w:r>
      <w:r w:rsidR="004D0959">
        <w:rPr>
          <w:sz w:val="22"/>
          <w:szCs w:val="22"/>
        </w:rPr>
        <w:t>a</w:t>
      </w:r>
      <w:r w:rsidRPr="004E669A">
        <w:rPr>
          <w:sz w:val="22"/>
          <w:szCs w:val="22"/>
        </w:rPr>
        <w:t>nd Science</w:t>
      </w:r>
      <w:r w:rsidRPr="00875637">
        <w:rPr>
          <w:sz w:val="22"/>
          <w:szCs w:val="22"/>
        </w:rPr>
        <w:t xml:space="preserve"> College, Trichy (202</w:t>
      </w:r>
      <w:r w:rsidR="00752303">
        <w:rPr>
          <w:sz w:val="22"/>
          <w:szCs w:val="22"/>
        </w:rPr>
        <w:t>3</w:t>
      </w:r>
      <w:r w:rsidRPr="00875637">
        <w:rPr>
          <w:sz w:val="22"/>
          <w:szCs w:val="22"/>
        </w:rPr>
        <w:t>–</w:t>
      </w:r>
      <w:r w:rsidR="00465180" w:rsidRPr="004E669A">
        <w:rPr>
          <w:sz w:val="22"/>
          <w:szCs w:val="22"/>
        </w:rPr>
        <w:t>2026</w:t>
      </w:r>
      <w:r w:rsidRPr="00875637">
        <w:rPr>
          <w:sz w:val="22"/>
          <w:szCs w:val="22"/>
        </w:rPr>
        <w:t>)</w:t>
      </w:r>
      <w:r w:rsidRPr="00875637">
        <w:rPr>
          <w:sz w:val="22"/>
          <w:szCs w:val="22"/>
        </w:rPr>
        <w:br/>
      </w:r>
      <w:r w:rsidR="008F7082">
        <w:rPr>
          <w:sz w:val="22"/>
          <w:szCs w:val="22"/>
        </w:rPr>
        <w:t>Percentage:74.65%</w:t>
      </w:r>
    </w:p>
    <w:p w14:paraId="0259287B" w14:textId="13B6CD0A" w:rsidR="00875637" w:rsidRPr="00EA4C46" w:rsidRDefault="00875637" w:rsidP="00875637">
      <w:pPr>
        <w:rPr>
          <w:sz w:val="22"/>
          <w:szCs w:val="22"/>
        </w:rPr>
      </w:pPr>
      <w:r w:rsidRPr="00875637">
        <w:rPr>
          <w:b/>
          <w:bCs/>
        </w:rPr>
        <w:t>HSC</w:t>
      </w:r>
      <w:r w:rsidRPr="00875637">
        <w:t xml:space="preserve"> – </w:t>
      </w:r>
      <w:r w:rsidRPr="004E669A">
        <w:rPr>
          <w:sz w:val="22"/>
          <w:szCs w:val="22"/>
        </w:rPr>
        <w:t>Model</w:t>
      </w:r>
      <w:r w:rsidRPr="00875637">
        <w:rPr>
          <w:sz w:val="22"/>
          <w:szCs w:val="22"/>
        </w:rPr>
        <w:t xml:space="preserve"> School (2022</w:t>
      </w:r>
      <w:r w:rsidR="00752303">
        <w:rPr>
          <w:sz w:val="22"/>
          <w:szCs w:val="22"/>
        </w:rPr>
        <w:t>-2023</w:t>
      </w:r>
      <w:r w:rsidRPr="00875637">
        <w:rPr>
          <w:sz w:val="22"/>
          <w:szCs w:val="22"/>
        </w:rPr>
        <w:t>)</w:t>
      </w:r>
      <w:r w:rsidRPr="00875637">
        <w:rPr>
          <w:sz w:val="22"/>
          <w:szCs w:val="22"/>
        </w:rPr>
        <w:br/>
        <w:t xml:space="preserve">Percentage: </w:t>
      </w:r>
      <w:r w:rsidRPr="004E669A">
        <w:rPr>
          <w:sz w:val="22"/>
          <w:szCs w:val="22"/>
        </w:rPr>
        <w:t>70</w:t>
      </w:r>
      <w:r w:rsidRPr="00875637">
        <w:rPr>
          <w:sz w:val="22"/>
          <w:szCs w:val="22"/>
        </w:rPr>
        <w:t>%</w:t>
      </w:r>
      <w:r w:rsidR="00000000">
        <w:pict w14:anchorId="41AB7A78">
          <v:rect id="_x0000_i1028" style="width:0;height:1.5pt" o:hralign="center" o:hrstd="t" o:hr="t" fillcolor="#a0a0a0" stroked="f"/>
        </w:pict>
      </w:r>
      <w:r w:rsidRPr="00875637">
        <w:rPr>
          <w:b/>
          <w:bCs/>
        </w:rPr>
        <w:t>INTERNSHIPS</w:t>
      </w:r>
    </w:p>
    <w:p w14:paraId="0A0FF304" w14:textId="77777777" w:rsidR="00EA4C46" w:rsidRDefault="00875637" w:rsidP="00875637">
      <w:r w:rsidRPr="00875637">
        <w:rPr>
          <w:b/>
          <w:bCs/>
        </w:rPr>
        <w:t>Big Learn Training Services</w:t>
      </w:r>
      <w:r w:rsidRPr="00875637">
        <w:t xml:space="preserve"> – </w:t>
      </w:r>
      <w:r w:rsidRPr="00875637">
        <w:rPr>
          <w:sz w:val="22"/>
          <w:szCs w:val="22"/>
        </w:rPr>
        <w:t>Programming Intern (Apr 2024 – May 2024)</w:t>
      </w:r>
      <w:r w:rsidRPr="00875637">
        <w:rPr>
          <w:sz w:val="22"/>
          <w:szCs w:val="22"/>
        </w:rPr>
        <w:br/>
        <w:t>• Developed a console-based multiple-choice quiz application using C</w:t>
      </w:r>
      <w:r w:rsidRPr="00875637">
        <w:rPr>
          <w:sz w:val="22"/>
          <w:szCs w:val="22"/>
        </w:rPr>
        <w:br/>
        <w:t>• Strengthened programming logic, conditional statements, and loops</w:t>
      </w:r>
    </w:p>
    <w:p w14:paraId="4548CD00" w14:textId="61CB68BD" w:rsidR="00484755" w:rsidRPr="00EA4C46" w:rsidRDefault="00875637" w:rsidP="00875637">
      <w:r w:rsidRPr="00875637">
        <w:rPr>
          <w:b/>
          <w:bCs/>
        </w:rPr>
        <w:t>CodeBind Technologies</w:t>
      </w:r>
      <w:r w:rsidRPr="00875637">
        <w:t xml:space="preserve"> – </w:t>
      </w:r>
      <w:r w:rsidRPr="00875637">
        <w:rPr>
          <w:sz w:val="22"/>
          <w:szCs w:val="22"/>
        </w:rPr>
        <w:t>Web Development Intern (May 2025)</w:t>
      </w:r>
      <w:r w:rsidRPr="00875637">
        <w:rPr>
          <w:sz w:val="22"/>
          <w:szCs w:val="22"/>
        </w:rPr>
        <w:br/>
        <w:t>• Learned full-stack web development fundamentals</w:t>
      </w:r>
      <w:r w:rsidRPr="00875637">
        <w:rPr>
          <w:sz w:val="22"/>
          <w:szCs w:val="22"/>
        </w:rPr>
        <w:br/>
        <w:t>• Contributed to a Train Ticket Booking System project using HTML, CSS, JavaScript, PHP, and MySQL</w:t>
      </w:r>
      <w:r w:rsidR="00000000">
        <w:pict w14:anchorId="5F3AB601">
          <v:rect id="_x0000_i1029" style="width:0;height:1.5pt" o:hralign="center" o:hrstd="t" o:hr="t" fillcolor="#a0a0a0" stroked="f"/>
        </w:pict>
      </w:r>
      <w:r w:rsidR="002C2E52" w:rsidRPr="002C2E52">
        <w:rPr>
          <w:b/>
          <w:bCs/>
        </w:rPr>
        <w:t>PROJECTS</w:t>
      </w:r>
    </w:p>
    <w:p w14:paraId="40A8E33C" w14:textId="77777777" w:rsidR="00360AC8" w:rsidRDefault="00875637" w:rsidP="007F1F7B">
      <w:r w:rsidRPr="00875637">
        <w:rPr>
          <w:b/>
          <w:bCs/>
        </w:rPr>
        <w:t>Project: Personal Expense Tracker (Web Application)</w:t>
      </w:r>
      <w:r w:rsidRPr="00875637">
        <w:br/>
        <w:t>• Built a simple expense tracking web app with user-friendly interface</w:t>
      </w:r>
      <w:r w:rsidRPr="00875637">
        <w:br/>
        <w:t>• Improved understanding of frontend development and data handling</w:t>
      </w:r>
    </w:p>
    <w:p w14:paraId="42DBFE6F" w14:textId="210B1171" w:rsidR="00973AF6" w:rsidRDefault="008347A5" w:rsidP="007F1F7B">
      <w:r>
        <w:t>Project URL:</w:t>
      </w:r>
      <w:r w:rsidR="00F107A2" w:rsidRPr="00F107A2">
        <w:t xml:space="preserve"> </w:t>
      </w:r>
      <w:hyperlink r:id="rId6" w:history="1">
        <w:r w:rsidR="00F107A2" w:rsidRPr="00755089">
          <w:rPr>
            <w:rStyle w:val="Hyperlink"/>
          </w:rPr>
          <w:t>https://personalexpancetracker.netlify.app/</w:t>
        </w:r>
      </w:hyperlink>
      <w:r w:rsidR="00000000">
        <w:pict w14:anchorId="76222679">
          <v:rect id="_x0000_i1030" style="width:0;height:1.5pt" o:hralign="center" o:hrstd="t" o:hr="t" fillcolor="#a0a0a0" stroked="f"/>
        </w:pict>
      </w:r>
    </w:p>
    <w:p w14:paraId="08C6F695" w14:textId="3145925D" w:rsidR="00B3505A" w:rsidRDefault="00B3505A" w:rsidP="007F1F7B">
      <w:pPr>
        <w:rPr>
          <w:b/>
          <w:bCs/>
        </w:rPr>
      </w:pPr>
      <w:r w:rsidRPr="00B3505A">
        <w:rPr>
          <w:b/>
          <w:bCs/>
        </w:rPr>
        <w:t>CERTIFICATIONS:</w:t>
      </w:r>
    </w:p>
    <w:p w14:paraId="261BD601" w14:textId="7E94E173" w:rsidR="00EA4C46" w:rsidRPr="001D1C5D" w:rsidRDefault="00520593" w:rsidP="008C762D">
      <w:pPr>
        <w:pStyle w:val="ListParagraph"/>
        <w:numPr>
          <w:ilvl w:val="0"/>
          <w:numId w:val="22"/>
        </w:numPr>
        <w:rPr>
          <w:sz w:val="20"/>
          <w:szCs w:val="20"/>
        </w:rPr>
      </w:pPr>
      <w:r w:rsidRPr="001D1C5D">
        <w:rPr>
          <w:sz w:val="20"/>
          <w:szCs w:val="20"/>
        </w:rPr>
        <w:t>C PROGRAMMING</w:t>
      </w:r>
      <w:r w:rsidR="00360AC8" w:rsidRPr="001D1C5D">
        <w:rPr>
          <w:sz w:val="20"/>
          <w:szCs w:val="20"/>
        </w:rPr>
        <w:t xml:space="preserve"> </w:t>
      </w:r>
    </w:p>
    <w:p w14:paraId="7D92DA7C" w14:textId="5437DFE3" w:rsidR="00EA4C46" w:rsidRPr="001D1C5D" w:rsidRDefault="00360AC8" w:rsidP="008C762D">
      <w:pPr>
        <w:pStyle w:val="ListParagraph"/>
        <w:numPr>
          <w:ilvl w:val="0"/>
          <w:numId w:val="22"/>
        </w:numPr>
        <w:rPr>
          <w:sz w:val="20"/>
          <w:szCs w:val="20"/>
        </w:rPr>
      </w:pPr>
      <w:r w:rsidRPr="001D1C5D">
        <w:rPr>
          <w:sz w:val="20"/>
          <w:szCs w:val="20"/>
        </w:rPr>
        <w:t xml:space="preserve">WEB DEVELOPMENT </w:t>
      </w:r>
    </w:p>
    <w:p w14:paraId="060F3732" w14:textId="77777777" w:rsidR="001D1C5D" w:rsidRDefault="00E903E5" w:rsidP="00810F63">
      <w:pPr>
        <w:pStyle w:val="ListParagraph"/>
        <w:numPr>
          <w:ilvl w:val="0"/>
          <w:numId w:val="22"/>
        </w:numPr>
        <w:rPr>
          <w:sz w:val="20"/>
          <w:szCs w:val="20"/>
        </w:rPr>
      </w:pPr>
      <w:r w:rsidRPr="001D1C5D">
        <w:rPr>
          <w:sz w:val="20"/>
          <w:szCs w:val="20"/>
        </w:rPr>
        <w:t>ADVANCED EX</w:t>
      </w:r>
      <w:r w:rsidR="001D1C5D" w:rsidRPr="001D1C5D">
        <w:rPr>
          <w:sz w:val="20"/>
          <w:szCs w:val="20"/>
        </w:rPr>
        <w:t>CEL</w:t>
      </w:r>
    </w:p>
    <w:p w14:paraId="083986F0" w14:textId="3A8471D1" w:rsidR="001D1C5D" w:rsidRPr="001D1C5D" w:rsidRDefault="00000000" w:rsidP="001D1C5D">
      <w:pPr>
        <w:rPr>
          <w:sz w:val="22"/>
          <w:szCs w:val="22"/>
        </w:rPr>
      </w:pPr>
      <w:r>
        <w:pict w14:anchorId="4ACEE831">
          <v:rect id="_x0000_i1031" style="width:0;height:1.5pt" o:hralign="center" o:hrstd="t" o:hr="t" fillcolor="#a0a0a0" stroked="f"/>
        </w:pict>
      </w:r>
    </w:p>
    <w:p w14:paraId="10302CD5" w14:textId="027CC90C" w:rsidR="00810F63" w:rsidRPr="001D1C5D" w:rsidRDefault="00810F63" w:rsidP="001D1C5D">
      <w:pPr>
        <w:rPr>
          <w:sz w:val="22"/>
          <w:szCs w:val="22"/>
        </w:rPr>
      </w:pPr>
      <w:r w:rsidRPr="001D1C5D">
        <w:rPr>
          <w:b/>
          <w:bCs/>
        </w:rPr>
        <w:t>DECLARATION:</w:t>
      </w:r>
    </w:p>
    <w:p w14:paraId="0E75DDD8" w14:textId="3C363CAD" w:rsidR="001D1C5D" w:rsidRPr="001D1C5D" w:rsidRDefault="001D1C5D" w:rsidP="00810F63">
      <w:pPr>
        <w:rPr>
          <w:rFonts w:ascii="Aptos" w:hAnsi="Aptos"/>
          <w:sz w:val="22"/>
          <w:szCs w:val="22"/>
        </w:rPr>
      </w:pPr>
      <w:r w:rsidRPr="001D1C5D">
        <w:rPr>
          <w:rFonts w:ascii="Aptos" w:hAnsi="Aptos"/>
          <w:sz w:val="22"/>
          <w:szCs w:val="22"/>
        </w:rPr>
        <w:t>I hereby declare that the above information is true to my knowledge.</w:t>
      </w:r>
    </w:p>
    <w:sectPr w:rsidR="001D1C5D" w:rsidRPr="001D1C5D" w:rsidSect="000A2FF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19F3"/>
    <w:multiLevelType w:val="hybridMultilevel"/>
    <w:tmpl w:val="7D4AE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A763F"/>
    <w:multiLevelType w:val="hybridMultilevel"/>
    <w:tmpl w:val="5C08222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24647"/>
    <w:multiLevelType w:val="hybridMultilevel"/>
    <w:tmpl w:val="C3925A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540FB"/>
    <w:multiLevelType w:val="hybridMultilevel"/>
    <w:tmpl w:val="1B28182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E73F67"/>
    <w:multiLevelType w:val="hybridMultilevel"/>
    <w:tmpl w:val="EE48D2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030832"/>
    <w:multiLevelType w:val="hybridMultilevel"/>
    <w:tmpl w:val="109443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736A15"/>
    <w:multiLevelType w:val="hybridMultilevel"/>
    <w:tmpl w:val="2788D5B2"/>
    <w:lvl w:ilvl="0" w:tplc="40090001">
      <w:start w:val="1"/>
      <w:numFmt w:val="bullet"/>
      <w:lvlText w:val=""/>
      <w:lvlJc w:val="left"/>
      <w:pPr>
        <w:ind w:left="14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7" w15:restartNumberingAfterBreak="0">
    <w:nsid w:val="35EE2FC9"/>
    <w:multiLevelType w:val="hybridMultilevel"/>
    <w:tmpl w:val="C714CBF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9957CB"/>
    <w:multiLevelType w:val="hybridMultilevel"/>
    <w:tmpl w:val="A290F6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717838"/>
    <w:multiLevelType w:val="hybridMultilevel"/>
    <w:tmpl w:val="A0207F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FBF40B3"/>
    <w:multiLevelType w:val="hybridMultilevel"/>
    <w:tmpl w:val="FC341382"/>
    <w:lvl w:ilvl="0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11" w15:restartNumberingAfterBreak="0">
    <w:nsid w:val="47637181"/>
    <w:multiLevelType w:val="hybridMultilevel"/>
    <w:tmpl w:val="5AFE58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AB0A2D"/>
    <w:multiLevelType w:val="hybridMultilevel"/>
    <w:tmpl w:val="0BC4C0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EC4E61"/>
    <w:multiLevelType w:val="hybridMultilevel"/>
    <w:tmpl w:val="45A2A9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655FF9"/>
    <w:multiLevelType w:val="hybridMultilevel"/>
    <w:tmpl w:val="2E20F4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A00DFC"/>
    <w:multiLevelType w:val="hybridMultilevel"/>
    <w:tmpl w:val="6AD4A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8084523"/>
    <w:multiLevelType w:val="hybridMultilevel"/>
    <w:tmpl w:val="339C77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BF4C4B"/>
    <w:multiLevelType w:val="hybridMultilevel"/>
    <w:tmpl w:val="B9FA37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CE2148"/>
    <w:multiLevelType w:val="hybridMultilevel"/>
    <w:tmpl w:val="06E259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2D0779"/>
    <w:multiLevelType w:val="hybridMultilevel"/>
    <w:tmpl w:val="8E4EE2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EF243C"/>
    <w:multiLevelType w:val="hybridMultilevel"/>
    <w:tmpl w:val="8012A99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DB15227"/>
    <w:multiLevelType w:val="hybridMultilevel"/>
    <w:tmpl w:val="E10C353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4129797">
    <w:abstractNumId w:val="14"/>
  </w:num>
  <w:num w:numId="2" w16cid:durableId="1325859181">
    <w:abstractNumId w:val="15"/>
  </w:num>
  <w:num w:numId="3" w16cid:durableId="1318873437">
    <w:abstractNumId w:val="17"/>
  </w:num>
  <w:num w:numId="4" w16cid:durableId="1300266480">
    <w:abstractNumId w:val="6"/>
  </w:num>
  <w:num w:numId="5" w16cid:durableId="560949834">
    <w:abstractNumId w:val="18"/>
  </w:num>
  <w:num w:numId="6" w16cid:durableId="305283665">
    <w:abstractNumId w:val="12"/>
  </w:num>
  <w:num w:numId="7" w16cid:durableId="514733567">
    <w:abstractNumId w:val="3"/>
  </w:num>
  <w:num w:numId="8" w16cid:durableId="1072314042">
    <w:abstractNumId w:val="8"/>
  </w:num>
  <w:num w:numId="9" w16cid:durableId="948321271">
    <w:abstractNumId w:val="1"/>
  </w:num>
  <w:num w:numId="10" w16cid:durableId="1203862992">
    <w:abstractNumId w:val="13"/>
  </w:num>
  <w:num w:numId="11" w16cid:durableId="413357737">
    <w:abstractNumId w:val="11"/>
  </w:num>
  <w:num w:numId="12" w16cid:durableId="911769045">
    <w:abstractNumId w:val="2"/>
  </w:num>
  <w:num w:numId="13" w16cid:durableId="1376661129">
    <w:abstractNumId w:val="21"/>
  </w:num>
  <w:num w:numId="14" w16cid:durableId="845557140">
    <w:abstractNumId w:val="5"/>
  </w:num>
  <w:num w:numId="15" w16cid:durableId="241066226">
    <w:abstractNumId w:val="16"/>
  </w:num>
  <w:num w:numId="16" w16cid:durableId="45377906">
    <w:abstractNumId w:val="20"/>
  </w:num>
  <w:num w:numId="17" w16cid:durableId="269092544">
    <w:abstractNumId w:val="7"/>
  </w:num>
  <w:num w:numId="18" w16cid:durableId="1550073944">
    <w:abstractNumId w:val="4"/>
  </w:num>
  <w:num w:numId="19" w16cid:durableId="1729651496">
    <w:abstractNumId w:val="9"/>
  </w:num>
  <w:num w:numId="20" w16cid:durableId="411664343">
    <w:abstractNumId w:val="10"/>
  </w:num>
  <w:num w:numId="21" w16cid:durableId="411705371">
    <w:abstractNumId w:val="19"/>
  </w:num>
  <w:num w:numId="22" w16cid:durableId="441147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148"/>
    <w:rsid w:val="00066D5F"/>
    <w:rsid w:val="0008162C"/>
    <w:rsid w:val="000A2436"/>
    <w:rsid w:val="000A2FF8"/>
    <w:rsid w:val="000B282F"/>
    <w:rsid w:val="000C72F2"/>
    <w:rsid w:val="000D011F"/>
    <w:rsid w:val="000D6513"/>
    <w:rsid w:val="000E1ECB"/>
    <w:rsid w:val="001100E7"/>
    <w:rsid w:val="00140C15"/>
    <w:rsid w:val="0019070A"/>
    <w:rsid w:val="001B400F"/>
    <w:rsid w:val="001B6539"/>
    <w:rsid w:val="001C3D5E"/>
    <w:rsid w:val="001D1C5D"/>
    <w:rsid w:val="001E4BEE"/>
    <w:rsid w:val="001E5BDB"/>
    <w:rsid w:val="0020073C"/>
    <w:rsid w:val="002159D4"/>
    <w:rsid w:val="00227742"/>
    <w:rsid w:val="0023668E"/>
    <w:rsid w:val="002437F2"/>
    <w:rsid w:val="002460B3"/>
    <w:rsid w:val="00256BA1"/>
    <w:rsid w:val="0027555F"/>
    <w:rsid w:val="00275E47"/>
    <w:rsid w:val="002914D4"/>
    <w:rsid w:val="002A52F2"/>
    <w:rsid w:val="002B400E"/>
    <w:rsid w:val="002B6C76"/>
    <w:rsid w:val="002C03E1"/>
    <w:rsid w:val="002C1598"/>
    <w:rsid w:val="002C2E52"/>
    <w:rsid w:val="002C4DA4"/>
    <w:rsid w:val="002C6509"/>
    <w:rsid w:val="002C7B5D"/>
    <w:rsid w:val="00311713"/>
    <w:rsid w:val="00360AC8"/>
    <w:rsid w:val="00375BC4"/>
    <w:rsid w:val="00377844"/>
    <w:rsid w:val="003853E6"/>
    <w:rsid w:val="003908EF"/>
    <w:rsid w:val="003925E8"/>
    <w:rsid w:val="003C5622"/>
    <w:rsid w:val="003D6EC3"/>
    <w:rsid w:val="00403691"/>
    <w:rsid w:val="00422CC3"/>
    <w:rsid w:val="00425AD7"/>
    <w:rsid w:val="00430716"/>
    <w:rsid w:val="0045676B"/>
    <w:rsid w:val="00463D0B"/>
    <w:rsid w:val="00464FFB"/>
    <w:rsid w:val="00465180"/>
    <w:rsid w:val="00484755"/>
    <w:rsid w:val="004C4019"/>
    <w:rsid w:val="004C7E38"/>
    <w:rsid w:val="004D0959"/>
    <w:rsid w:val="004E669A"/>
    <w:rsid w:val="004E733D"/>
    <w:rsid w:val="005002FB"/>
    <w:rsid w:val="00501684"/>
    <w:rsid w:val="00520593"/>
    <w:rsid w:val="005374AA"/>
    <w:rsid w:val="005868F8"/>
    <w:rsid w:val="005A429A"/>
    <w:rsid w:val="005B3E5C"/>
    <w:rsid w:val="005D06BE"/>
    <w:rsid w:val="005D1354"/>
    <w:rsid w:val="005F353E"/>
    <w:rsid w:val="00614236"/>
    <w:rsid w:val="00661AAC"/>
    <w:rsid w:val="006908B5"/>
    <w:rsid w:val="006A52AC"/>
    <w:rsid w:val="006B0291"/>
    <w:rsid w:val="006B758E"/>
    <w:rsid w:val="0070025D"/>
    <w:rsid w:val="007249FF"/>
    <w:rsid w:val="00731EB3"/>
    <w:rsid w:val="0073592F"/>
    <w:rsid w:val="00740836"/>
    <w:rsid w:val="00752303"/>
    <w:rsid w:val="0077340E"/>
    <w:rsid w:val="007D0F87"/>
    <w:rsid w:val="007E2C68"/>
    <w:rsid w:val="007E3091"/>
    <w:rsid w:val="007F1F7B"/>
    <w:rsid w:val="00810F63"/>
    <w:rsid w:val="008156A8"/>
    <w:rsid w:val="008347A5"/>
    <w:rsid w:val="008634EB"/>
    <w:rsid w:val="00875637"/>
    <w:rsid w:val="008C160A"/>
    <w:rsid w:val="008C551F"/>
    <w:rsid w:val="008C762D"/>
    <w:rsid w:val="008F36B2"/>
    <w:rsid w:val="008F7082"/>
    <w:rsid w:val="00922F0A"/>
    <w:rsid w:val="009464A1"/>
    <w:rsid w:val="009477FF"/>
    <w:rsid w:val="00973AF6"/>
    <w:rsid w:val="00982A3C"/>
    <w:rsid w:val="009973C7"/>
    <w:rsid w:val="009B2983"/>
    <w:rsid w:val="009B4692"/>
    <w:rsid w:val="009B787F"/>
    <w:rsid w:val="009C0E40"/>
    <w:rsid w:val="009D2F46"/>
    <w:rsid w:val="009F1F69"/>
    <w:rsid w:val="009F28C2"/>
    <w:rsid w:val="009F6CCD"/>
    <w:rsid w:val="00A22F38"/>
    <w:rsid w:val="00A378BC"/>
    <w:rsid w:val="00A4112F"/>
    <w:rsid w:val="00A57FA9"/>
    <w:rsid w:val="00A67A38"/>
    <w:rsid w:val="00A96079"/>
    <w:rsid w:val="00AD0252"/>
    <w:rsid w:val="00AD5E88"/>
    <w:rsid w:val="00AE74BF"/>
    <w:rsid w:val="00AF1AC3"/>
    <w:rsid w:val="00B04057"/>
    <w:rsid w:val="00B12348"/>
    <w:rsid w:val="00B3505A"/>
    <w:rsid w:val="00B571F7"/>
    <w:rsid w:val="00B63ECD"/>
    <w:rsid w:val="00B64529"/>
    <w:rsid w:val="00B75C7B"/>
    <w:rsid w:val="00B86800"/>
    <w:rsid w:val="00BA5148"/>
    <w:rsid w:val="00BC44B9"/>
    <w:rsid w:val="00BE1C1B"/>
    <w:rsid w:val="00C026B4"/>
    <w:rsid w:val="00C305D1"/>
    <w:rsid w:val="00C40332"/>
    <w:rsid w:val="00C47AC3"/>
    <w:rsid w:val="00C56B07"/>
    <w:rsid w:val="00C56BA8"/>
    <w:rsid w:val="00C608E7"/>
    <w:rsid w:val="00CA1509"/>
    <w:rsid w:val="00CD7E56"/>
    <w:rsid w:val="00CE7B09"/>
    <w:rsid w:val="00D0616C"/>
    <w:rsid w:val="00D22368"/>
    <w:rsid w:val="00D2560A"/>
    <w:rsid w:val="00D45364"/>
    <w:rsid w:val="00D6431A"/>
    <w:rsid w:val="00DA7690"/>
    <w:rsid w:val="00DF2846"/>
    <w:rsid w:val="00E0477D"/>
    <w:rsid w:val="00E31655"/>
    <w:rsid w:val="00E31ACB"/>
    <w:rsid w:val="00E5126A"/>
    <w:rsid w:val="00E7575B"/>
    <w:rsid w:val="00E80921"/>
    <w:rsid w:val="00E80E72"/>
    <w:rsid w:val="00E82F7C"/>
    <w:rsid w:val="00E83D74"/>
    <w:rsid w:val="00E85E32"/>
    <w:rsid w:val="00E903E5"/>
    <w:rsid w:val="00E956E6"/>
    <w:rsid w:val="00EA2E3D"/>
    <w:rsid w:val="00EA4C46"/>
    <w:rsid w:val="00EB1AC4"/>
    <w:rsid w:val="00EB39ED"/>
    <w:rsid w:val="00EF42FA"/>
    <w:rsid w:val="00F04176"/>
    <w:rsid w:val="00F107A2"/>
    <w:rsid w:val="00F74D8A"/>
    <w:rsid w:val="00F75527"/>
    <w:rsid w:val="00F82D3F"/>
    <w:rsid w:val="00FA662A"/>
    <w:rsid w:val="00FB6320"/>
    <w:rsid w:val="00FC5DD7"/>
    <w:rsid w:val="00FE2A42"/>
    <w:rsid w:val="00FE37B7"/>
    <w:rsid w:val="00FE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FB4D9"/>
  <w15:chartTrackingRefBased/>
  <w15:docId w15:val="{2DD8EB33-F97B-4394-B18E-BD36A7F3D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5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5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1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1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1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1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1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1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14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C7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C72F2"/>
    <w:rPr>
      <w:b/>
      <w:bCs/>
    </w:rPr>
  </w:style>
  <w:style w:type="paragraph" w:styleId="NoSpacing">
    <w:name w:val="No Spacing"/>
    <w:uiPriority w:val="1"/>
    <w:qFormat/>
    <w:rsid w:val="00311713"/>
    <w:pPr>
      <w:spacing w:after="0" w:line="240" w:lineRule="auto"/>
    </w:pPr>
  </w:style>
  <w:style w:type="table" w:styleId="TableGrid">
    <w:name w:val="Table Grid"/>
    <w:basedOn w:val="TableNormal"/>
    <w:uiPriority w:val="39"/>
    <w:rsid w:val="00066D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ersonalexpancetracker.netlify.app/" TargetMode="External"/><Relationship Id="rId5" Type="http://schemas.openxmlformats.org/officeDocument/2006/relationships/hyperlink" Target="http://www.linkedin.com/in/yazhini1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Yazhini Yazh</dc:creator>
  <cp:keywords/>
  <dc:description/>
  <cp:lastModifiedBy>Yazhini Yazh</cp:lastModifiedBy>
  <cp:revision>51</cp:revision>
  <dcterms:created xsi:type="dcterms:W3CDTF">2026-01-10T04:42:00Z</dcterms:created>
  <dcterms:modified xsi:type="dcterms:W3CDTF">2026-04-22T13:33:00Z</dcterms:modified>
</cp:coreProperties>
</file>